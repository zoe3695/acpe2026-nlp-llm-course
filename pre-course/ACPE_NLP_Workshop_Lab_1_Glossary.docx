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ACPE NLP Workshop Lab 1 Glossary</w:t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404040"/>
          <w:sz w:val="24"/>
          <w:szCs w:val="24"/>
          <w:rtl w:val="0"/>
        </w:rPr>
        <w:t xml:space="preserve">Terms to review before the hands-on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This glossary introduces the main computing, Python, and natural language processing </w:t>
      </w:r>
      <w:sdt>
        <w:sdtPr>
          <w:id w:val="35326446"/>
          <w:tag w:val="goog_rdk_0"/>
        </w:sdtPr>
        <w:sdtContent>
          <w:ins w:author="Crystal Leung" w:id="0" w:date="2026-10-20T05:27:40Z">
            <w:r w:rsidDel="00000000" w:rsidR="00000000" w:rsidRPr="00000000">
              <w:rPr>
                <w:rtl w:val="0"/>
              </w:rPr>
              <w:t xml:space="preserve">(NLP) </w:t>
            </w:r>
          </w:ins>
        </w:sdtContent>
      </w:sdt>
      <w:r w:rsidDel="00000000" w:rsidR="00000000" w:rsidRPr="00000000">
        <w:rPr>
          <w:rtl w:val="0"/>
        </w:rPr>
        <w:t xml:space="preserve">terms used in Lab 1. </w:t>
      </w:r>
      <w:sdt>
        <w:sdtPr>
          <w:id w:val="-959691258"/>
          <w:tag w:val="goog_rdk_1"/>
        </w:sdtPr>
        <w:sdtContent>
          <w:del w:author="Crystal Leung" w:id="1" w:date="2026-10-20T05:27:53Z">
            <w:r w:rsidDel="00000000" w:rsidR="00000000" w:rsidRPr="00000000">
              <w:rPr>
                <w:rtl w:val="0"/>
              </w:rPr>
              <w:delText xml:space="preserve">Each entry pairs a term with a plain-language meaning. Participants do not need to memorize the terms. </w:delText>
            </w:r>
          </w:del>
        </w:sdtContent>
      </w:sdt>
      <w:r w:rsidDel="00000000" w:rsidR="00000000" w:rsidRPr="00000000">
        <w:rPr>
          <w:rtl w:val="0"/>
        </w:rPr>
        <w:t xml:space="preserve">Use the document as a reference while following the Google Colab notebook.</w:t>
      </w:r>
    </w:p>
    <w:p w:rsidR="00000000" w:rsidDel="00000000" w:rsidP="00000000" w:rsidRDefault="00000000" w:rsidRPr="00000000" w14:paraId="00000004">
      <w:pPr>
        <w:spacing w:after="140" w:lineRule="auto"/>
        <w:rPr/>
      </w:pPr>
      <w:sdt>
        <w:sdtPr>
          <w:id w:val="-348570615"/>
          <w:tag w:val="goog_rdk_3"/>
        </w:sdtPr>
        <w:sdtContent>
          <w:del w:author="Crystal Leung" w:id="2" w:date="2026-10-20T05:27:58Z">
            <w:r w:rsidDel="00000000" w:rsidR="00000000" w:rsidRPr="00000000">
              <w:rPr>
                <w:b w:val="1"/>
                <w:bCs w:val="1"/>
                <w:rtl w:val="0"/>
              </w:rPr>
              <w:delText xml:space="preserve">Before the session  </w:delText>
            </w:r>
            <w:r w:rsidDel="00000000" w:rsidR="00000000" w:rsidRPr="00000000">
              <w:rPr>
                <w:rtl w:val="0"/>
              </w:rPr>
              <w:delText xml:space="preserve">Open the Colab notebook, confirm that you can connect to a runtime, and locate the play button beside a code cell. No prior programming experience is assumed.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Google Colab and notebook terms</w:t>
      </w:r>
    </w:p>
    <w:tbl>
      <w:tblPr>
        <w:tblStyle w:val="Table1"/>
        <w:tblW w:w="9965.0" w:type="dxa"/>
        <w:jc w:val="center"/>
        <w:tblLayout w:type="fixed"/>
        <w:tblLook w:val="0400"/>
      </w:tblPr>
      <w:tblGrid>
        <w:gridCol w:w="2333"/>
        <w:gridCol w:w="7632"/>
        <w:tblGridChange w:id="0">
          <w:tblGrid>
            <w:gridCol w:w="2333"/>
            <w:gridCol w:w="76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browser-based service for writing and running Python code in a notebook. The lab uses Colab so participants do not need to configure Python on their own computers.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document that combines executable code, explanatory text, and output. A Colab notebook usually has the file extension .ipynb.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separate block within a notebook. Cells can contain code or explanatory text and can be run or edited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Code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notebook cell that contains executable code. Select the play button beside a code cell to run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Markdown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notebook cell that contains formatted text, such as instructions, headings, or links. Markdown cells explain the lab but do not run Python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temporary computing environment that executes the notebook code. It includes Python, working memory, temporary files, and installed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Colab command that starts or reconnects to a runtime so the notebook can execute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Run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command under the Runtime menu that executes all code cells from top to bottom. Use it after reconnecting so packages, data, and variables are recreated in the correct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Session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packages, variables, and temporary files currently held in the runtime. This state is cleared when a fresh runtime starts.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/>
        <w:sectPr>
          <w:footerReference r:id="rId7" w:type="default"/>
          <w:pgSz w:h="15840" w:w="12240" w:orient="portrait"/>
          <w:pgMar w:bottom="936" w:top="979" w:left="1037" w:right="1037" w:header="432" w:footer="43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Python</w:t>
      </w:r>
      <w:sdt>
        <w:sdtPr>
          <w:id w:val="1359878226"/>
          <w:tag w:val="goog_rdk_4"/>
        </w:sdtPr>
        <w:sdtContent>
          <w:del w:author="Crystal Leung" w:id="3" w:date="2026-10-20T05:28:09Z">
            <w:r w:rsidDel="00000000" w:rsidR="00000000" w:rsidRPr="00000000">
              <w:rPr>
                <w:rtl w:val="0"/>
              </w:rPr>
              <w:delText xml:space="preserve"> and data</w:delText>
            </w:r>
          </w:del>
        </w:sdtContent>
      </w:sdt>
      <w:r w:rsidDel="00000000" w:rsidR="00000000" w:rsidRPr="00000000">
        <w:rPr>
          <w:rtl w:val="0"/>
        </w:rPr>
        <w:t xml:space="preserve"> terms</w:t>
      </w:r>
    </w:p>
    <w:tbl>
      <w:tblPr>
        <w:tblStyle w:val="Table2"/>
        <w:tblW w:w="9965.0" w:type="dxa"/>
        <w:jc w:val="center"/>
        <w:tblLayout w:type="fixed"/>
        <w:tblLook w:val="0400"/>
      </w:tblPr>
      <w:tblGrid>
        <w:gridCol w:w="2333"/>
        <w:gridCol w:w="7632"/>
        <w:tblGridChange w:id="0">
          <w:tblGrid>
            <w:gridCol w:w="2333"/>
            <w:gridCol w:w="76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programming language used in the lab. Python is widely used for data analysis and natural language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Package or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collection of reusable code for a particular purpose. The lab uses spaCy and medspaCy for text processing and pandas for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tool used to install Python packages. A command beginning with !pip install asks the Colab runtime to download and install a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Python command that makes an installed package available in the current notebook session, for example import spacy.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name that stores a value or object for later use. In the lab, doc stores processed text and token_df stores a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reusable operation that performs a task. For example, nlp("Today is Monday.") processes the text and returns a spaCy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value created and managed by Python that can contain data and available operations. The processed spaCy document is an object.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-1255197170"/>
          <w:tag w:val="goog_rdk_6"/>
        </w:sdtPr>
        <w:sdtContent>
          <w:tr>
            <w:trPr>
              <w:cantSplit w:val="0"/>
              <w:tblHeader w:val="0"/>
              <w:ins w:author="Crystal Leung" w:id="4" w:date="2026-10-20T05:12:23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50298391"/>
                  <w:tag w:val="goog_rdk_9"/>
                </w:sdtPr>
                <w:sdtContent>
                  <w:p w:rsidR="00000000" w:rsidDel="00000000" w:rsidP="00000000" w:rsidRDefault="00000000" w:rsidRPr="00000000" w14:paraId="00000028">
                    <w:pPr>
                      <w:spacing w:after="0" w:line="250" w:lineRule="auto"/>
                      <w:rPr>
                        <w:ins w:author="Crystal Leung" w:id="4" w:date="2026-10-20T05:12:23Z"/>
                        <w:b w:val="1"/>
                        <w:bCs w:val="1"/>
                        <w:sz w:val="19"/>
                        <w:szCs w:val="19"/>
                        <w:rPrChange w:author="Crystal Leung" w:id="5" w:date="2026-10-20T05:12:23Z">
                          <w:rPr/>
                        </w:rPrChange>
                      </w:rPr>
                    </w:pPr>
                    <w:sdt>
                      <w:sdtPr>
                        <w:id w:val="348322865"/>
                        <w:tag w:val="goog_rdk_7"/>
                      </w:sdtPr>
                      <w:sdtContent>
                        <w:ins w:author="Crystal Leung" w:id="4" w:date="2026-10-20T05:12:23Z"/>
                        <w:sdt>
                          <w:sdtPr>
                            <w:id w:val="-2107918886"/>
                            <w:tag w:val="goog_rdk_8"/>
                          </w:sdtPr>
                          <w:sdtContent>
                            <w:ins w:author="Crystal Leung" w:id="4" w:date="2026-10-20T05:12:23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5" w:date="2026-10-20T05:12:23Z">
                                    <w:rPr/>
                                  </w:rPrChange>
                                </w:rPr>
                                <w:t xml:space="preserve">String</w:t>
                              </w:r>
                            </w:ins>
                          </w:sdtContent>
                        </w:sdt>
                        <w:ins w:author="Crystal Leung" w:id="4" w:date="2026-10-20T05:12:23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528647195"/>
                  <w:tag w:val="goog_rdk_12"/>
                </w:sdtPr>
                <w:sdtContent>
                  <w:p w:rsidR="00000000" w:rsidDel="00000000" w:rsidP="00000000" w:rsidRDefault="00000000" w:rsidRPr="00000000" w14:paraId="00000029">
                    <w:pPr>
                      <w:spacing w:after="0" w:line="250" w:lineRule="auto"/>
                      <w:rPr>
                        <w:ins w:author="Crystal Leung" w:id="4" w:date="2026-10-20T05:12:23Z"/>
                        <w:sz w:val="19"/>
                        <w:szCs w:val="19"/>
                        <w:rPrChange w:author="Crystal Leung" w:id="5" w:date="2026-10-20T05:12:23Z">
                          <w:rPr/>
                        </w:rPrChange>
                      </w:rPr>
                    </w:pPr>
                    <w:sdt>
                      <w:sdtPr>
                        <w:id w:val="-552559493"/>
                        <w:tag w:val="goog_rdk_10"/>
                      </w:sdtPr>
                      <w:sdtContent>
                        <w:ins w:author="Crystal Leung" w:id="4" w:date="2026-10-20T05:12:23Z"/>
                        <w:sdt>
                          <w:sdtPr>
                            <w:id w:val="1161239975"/>
                            <w:tag w:val="goog_rdk_11"/>
                          </w:sdtPr>
                          <w:sdtContent>
                            <w:ins w:author="Crystal Leung" w:id="4" w:date="2026-10-20T05:12:23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5" w:date="2026-10-20T05:12:23Z">
                                    <w:rPr/>
                                  </w:rPrChange>
                                </w:rPr>
                                <w:t xml:space="preserve">A datatype that stores text.</w:t>
                              </w:r>
                            </w:ins>
                          </w:sdtContent>
                        </w:sdt>
                        <w:ins w:author="Crystal Leung" w:id="4" w:date="2026-10-20T05:12:23Z"/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1165779475"/>
          <w:tag w:val="goog_rdk_13"/>
        </w:sdtPr>
        <w:sdtContent>
          <w:tr>
            <w:trPr>
              <w:cantSplit w:val="0"/>
              <w:tblHeader w:val="0"/>
              <w:ins w:author="Crystal Leung" w:id="4" w:date="2026-10-20T05:12:23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87466067"/>
                  <w:tag w:val="goog_rdk_16"/>
                </w:sdtPr>
                <w:sdtContent>
                  <w:p w:rsidR="00000000" w:rsidDel="00000000" w:rsidP="00000000" w:rsidRDefault="00000000" w:rsidRPr="00000000" w14:paraId="0000002A">
                    <w:pPr>
                      <w:spacing w:after="0" w:line="250" w:lineRule="auto"/>
                      <w:rPr>
                        <w:ins w:author="Crystal Leung" w:id="4" w:date="2026-10-20T05:12:23Z"/>
                        <w:b w:val="1"/>
                        <w:bCs w:val="1"/>
                        <w:sz w:val="19"/>
                        <w:szCs w:val="19"/>
                        <w:rPrChange w:author="Crystal Leung" w:id="5" w:date="2026-10-20T05:12:23Z">
                          <w:rPr/>
                        </w:rPrChange>
                      </w:rPr>
                    </w:pPr>
                    <w:sdt>
                      <w:sdtPr>
                        <w:id w:val="1041545782"/>
                        <w:tag w:val="goog_rdk_14"/>
                      </w:sdtPr>
                      <w:sdtContent>
                        <w:ins w:author="Crystal Leung" w:id="4" w:date="2026-10-20T05:12:23Z"/>
                        <w:sdt>
                          <w:sdtPr>
                            <w:id w:val="-988734586"/>
                            <w:tag w:val="goog_rdk_15"/>
                          </w:sdtPr>
                          <w:sdtContent>
                            <w:ins w:author="Crystal Leung" w:id="4" w:date="2026-10-20T05:12:23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5" w:date="2026-10-20T05:12:23Z">
                                    <w:rPr/>
                                  </w:rPrChange>
                                </w:rPr>
                                <w:t xml:space="preserve">Boolean</w:t>
                              </w:r>
                            </w:ins>
                          </w:sdtContent>
                        </w:sdt>
                        <w:ins w:author="Crystal Leung" w:id="4" w:date="2026-10-20T05:12:23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2117571096"/>
                  <w:tag w:val="goog_rdk_19"/>
                </w:sdtPr>
                <w:sdtContent>
                  <w:p w:rsidR="00000000" w:rsidDel="00000000" w:rsidP="00000000" w:rsidRDefault="00000000" w:rsidRPr="00000000" w14:paraId="0000002B">
                    <w:pPr>
                      <w:spacing w:after="0" w:line="250" w:lineRule="auto"/>
                      <w:rPr>
                        <w:ins w:author="Crystal Leung" w:id="4" w:date="2026-10-20T05:12:23Z"/>
                        <w:sz w:val="19"/>
                        <w:szCs w:val="19"/>
                        <w:rPrChange w:author="Crystal Leung" w:id="5" w:date="2026-10-20T05:12:23Z">
                          <w:rPr/>
                        </w:rPrChange>
                      </w:rPr>
                    </w:pPr>
                    <w:sdt>
                      <w:sdtPr>
                        <w:id w:val="735955256"/>
                        <w:tag w:val="goog_rdk_17"/>
                      </w:sdtPr>
                      <w:sdtContent>
                        <w:ins w:author="Crystal Leung" w:id="4" w:date="2026-10-20T05:12:23Z"/>
                        <w:sdt>
                          <w:sdtPr>
                            <w:id w:val="-622644106"/>
                            <w:tag w:val="goog_rdk_18"/>
                          </w:sdtPr>
                          <w:sdtContent>
                            <w:ins w:author="Crystal Leung" w:id="4" w:date="2026-10-20T05:12:23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5" w:date="2026-10-20T05:12:23Z">
                                    <w:rPr/>
                                  </w:rPrChange>
                                </w:rPr>
                                <w:t xml:space="preserve">Binary flag, TRUE or FALSE.</w:t>
                              </w:r>
                            </w:ins>
                          </w:sdtContent>
                        </w:sdt>
                        <w:ins w:author="Crystal Leung" w:id="4" w:date="2026-10-20T05:12:23Z"/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An ordered collection of items. The lab builds lists of token and entity records before converting them into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collection of key–value pairs. Each dictionary in the lab stores fields such as text, lemma, and part of speech for one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for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Python structure that repeats an action for each item in a collection. The lab uses loops to examine each token or entity in a document.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103547614"/>
          <w:tag w:val="goog_rdk_21"/>
        </w:sdtPr>
        <w:sdtContent>
          <w:tr>
            <w:trPr>
              <w:cantSplit w:val="0"/>
              <w:tblHeader w:val="0"/>
              <w:del w:author="Crystal Leung" w:id="6" w:date="2026-10-20T05:19:00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578742721"/>
                  <w:tag w:val="goog_rdk_23"/>
                </w:sdtPr>
                <w:sdtContent>
                  <w:p w:rsidR="00000000" w:rsidDel="00000000" w:rsidP="00000000" w:rsidRDefault="00000000" w:rsidRPr="00000000" w14:paraId="00000032">
                    <w:pPr>
                      <w:spacing w:after="0" w:line="250" w:lineRule="auto"/>
                      <w:rPr>
                        <w:del w:author="Crystal Leung" w:id="6" w:date="2026-10-20T05:19:00Z"/>
                      </w:rPr>
                    </w:pPr>
                    <w:sdt>
                      <w:sdtPr>
                        <w:id w:val="1984154657"/>
                        <w:tag w:val="goog_rdk_22"/>
                      </w:sdtPr>
                      <w:sdtContent>
                        <w:del w:author="Crystal Leung" w:id="6" w:date="2026-10-20T05:19:00Z">
                          <w:r w:rsidDel="00000000" w:rsidR="00000000" w:rsidRPr="00000000">
                            <w:rPr>
                              <w:rFonts w:ascii="Aptos" w:cs="Aptos" w:eastAsia="Aptos" w:hAnsi="Aptos"/>
                              <w:b w:val="1"/>
                              <w:bCs w:val="1"/>
                              <w:color w:val="000000"/>
                              <w:sz w:val="19"/>
                              <w:szCs w:val="19"/>
                              <w:rtl w:val="0"/>
                            </w:rPr>
                            <w:delText xml:space="preserve">pandas</w:delTex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del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103237789"/>
                  <w:tag w:val="goog_rdk_25"/>
                </w:sdtPr>
                <w:sdtContent>
                  <w:p w:rsidR="00000000" w:rsidDel="00000000" w:rsidP="00000000" w:rsidRDefault="00000000" w:rsidRPr="00000000" w14:paraId="00000033">
                    <w:pPr>
                      <w:spacing w:after="0" w:line="250" w:lineRule="auto"/>
                      <w:rPr>
                        <w:del w:author="Crystal Leung" w:id="6" w:date="2026-10-20T05:19:00Z"/>
                      </w:rPr>
                    </w:pPr>
                    <w:sdt>
                      <w:sdtPr>
                        <w:id w:val="251977108"/>
                        <w:tag w:val="goog_rdk_24"/>
                      </w:sdtPr>
                      <w:sdtContent>
                        <w:del w:author="Crystal Leung" w:id="6" w:date="2026-10-20T05:19:00Z">
                          <w:r w:rsidDel="00000000" w:rsidR="00000000" w:rsidRPr="00000000">
                            <w:rPr>
                              <w:rFonts w:ascii="Aptos" w:cs="Aptos" w:eastAsia="Aptos" w:hAnsi="Aptos"/>
                              <w:color w:val="000000"/>
                              <w:sz w:val="19"/>
                              <w:szCs w:val="19"/>
                              <w:rtl w:val="0"/>
                            </w:rPr>
                            <w:delText xml:space="preserve">A Python package for organizing and analyzing structured data. It is imported using the common abbreviation pd.</w:delTex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del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two-dimensional pandas table with rows and named columns. The lab displays token and entity results as DataFrames.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/>
        <w:sectPr>
          <w:type w:val="nextPage"/>
          <w:pgSz w:h="15840" w:w="12240" w:orient="portrait"/>
          <w:pgMar w:bottom="936" w:top="979" w:left="1037" w:right="1037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Natural language processing </w:t>
      </w:r>
      <w:sdt>
        <w:sdtPr>
          <w:id w:val="-1404150322"/>
          <w:tag w:val="goog_rdk_26"/>
        </w:sdtPr>
        <w:sdtContent>
          <w:ins w:author="Crystal Leung" w:id="7" w:date="2026-10-20T05:28:14Z">
            <w:r w:rsidDel="00000000" w:rsidR="00000000" w:rsidRPr="00000000">
              <w:rPr>
                <w:rtl w:val="0"/>
              </w:rPr>
              <w:t xml:space="preserve">and machine learning </w:t>
            </w:r>
          </w:ins>
        </w:sdtContent>
      </w:sdt>
      <w:r w:rsidDel="00000000" w:rsidR="00000000" w:rsidRPr="00000000">
        <w:rPr>
          <w:rtl w:val="0"/>
        </w:rPr>
        <w:t xml:space="preserve">terms</w:t>
      </w:r>
    </w:p>
    <w:tbl>
      <w:tblPr>
        <w:tblStyle w:val="Table3"/>
        <w:tblW w:w="9965.0" w:type="dxa"/>
        <w:jc w:val="center"/>
        <w:tblLayout w:type="fixed"/>
        <w:tblLook w:val="0400"/>
      </w:tblPr>
      <w:tblGrid>
        <w:gridCol w:w="2333"/>
        <w:gridCol w:w="7632"/>
        <w:tblGridChange w:id="0">
          <w:tblGrid>
            <w:gridCol w:w="2333"/>
            <w:gridCol w:w="76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Natural language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Methods that allow computers to work with human language. It is commonly abbreviated as NLP.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Text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steps used to convert raw text into information that can be inspected or analyzed, such as tokens, lemmas, parts of speech, or 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unit of text produced during processing. A token is often a word or punctuation mark, although token boundaries depend on the NLP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process of dividing text into tokens. spaCy performs tokenization when the text is passed through its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base or dictionary form assigned to a token. For example, a lemmatizer may map forms such as running or ran to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Lemmatization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process of assigning a lemma to each token.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-2100099958"/>
          <w:tag w:val="goog_rdk_28"/>
        </w:sdtPr>
        <w:sdtContent>
          <w:tr>
            <w:trPr>
              <w:cantSplit w:val="0"/>
              <w:tblHeader w:val="0"/>
              <w:ins w:author="Crystal Leung" w:id="8" w:date="2026-10-20T05:15:41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2f7fb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681186292"/>
                  <w:tag w:val="goog_rdk_32"/>
                </w:sdtPr>
                <w:sdtContent>
                  <w:p w:rsidR="00000000" w:rsidDel="00000000" w:rsidP="00000000" w:rsidRDefault="00000000" w:rsidRPr="00000000" w14:paraId="00000044">
                    <w:pPr>
                      <w:spacing w:after="0" w:line="250" w:lineRule="auto"/>
                      <w:rPr>
                        <w:ins w:author="Crystal Leung" w:id="8" w:date="2026-10-20T05:15:41Z"/>
                        <w:rFonts w:ascii="Aptos" w:cs="Aptos" w:eastAsia="Aptos" w:hAnsi="Aptos"/>
                        <w:b w:val="1"/>
                        <w:bCs w:val="1"/>
                        <w:color w:val="000000"/>
                        <w:sz w:val="19"/>
                        <w:szCs w:val="19"/>
                        <w:rPrChange w:author="Crystal Leung" w:id="9" w:date="2026-10-20T05:15:41Z">
                          <w:rPr/>
                        </w:rPrChange>
                      </w:rPr>
                    </w:pPr>
                    <w:sdt>
                      <w:sdtPr>
                        <w:id w:val="603411400"/>
                        <w:tag w:val="goog_rdk_29"/>
                      </w:sdtPr>
                      <w:sdtContent>
                        <w:ins w:author="Crystal Leung" w:id="8" w:date="2026-10-20T05:15:41Z"/>
                        <w:sdt>
                          <w:sdtPr>
                            <w:id w:val="-1186870777"/>
                            <w:tag w:val="goog_rdk_30"/>
                          </w:sdtPr>
                          <w:sdtContent>
                            <w:ins w:author="Crystal Leung" w:id="8" w:date="2026-10-20T05:15:41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9" w:date="2026-10-20T05:15:41Z">
                                    <w:rPr/>
                                  </w:rPrChange>
                                </w:rPr>
                                <w:t xml:space="preserve">Stopwords</w:t>
                              </w:r>
                            </w:ins>
                          </w:sdtContent>
                        </w:sdt>
                        <w:ins w:author="Crystal Leung" w:id="8" w:date="2026-10-20T05:15:41Z">
                          <w:sdt>
                            <w:sdtPr>
                              <w:id w:val="603311913"/>
                              <w:tag w:val="goog_rdk_31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2f7fb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574233856"/>
                  <w:tag w:val="goog_rdk_36"/>
                </w:sdtPr>
                <w:sdtContent>
                  <w:p w:rsidR="00000000" w:rsidDel="00000000" w:rsidP="00000000" w:rsidRDefault="00000000" w:rsidRPr="00000000" w14:paraId="00000045">
                    <w:pPr>
                      <w:spacing w:after="0" w:line="250" w:lineRule="auto"/>
                      <w:rPr>
                        <w:ins w:author="Crystal Leung" w:id="8" w:date="2026-10-20T05:15:41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9" w:date="2026-10-20T05:15:41Z">
                          <w:rPr/>
                        </w:rPrChange>
                      </w:rPr>
                    </w:pPr>
                    <w:sdt>
                      <w:sdtPr>
                        <w:id w:val="1161547995"/>
                        <w:tag w:val="goog_rdk_33"/>
                      </w:sdtPr>
                      <w:sdtContent>
                        <w:ins w:author="Crystal Leung" w:id="8" w:date="2026-10-20T05:15:41Z"/>
                        <w:sdt>
                          <w:sdtPr>
                            <w:id w:val="1520450093"/>
                            <w:tag w:val="goog_rdk_34"/>
                          </w:sdtPr>
                          <w:sdtContent>
                            <w:ins w:author="Crystal Leung" w:id="8" w:date="2026-10-20T05:15:41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9" w:date="2026-10-20T05:15:41Z">
                                    <w:rPr/>
                                  </w:rPrChange>
                                </w:rPr>
                                <w:t xml:space="preserve">High-frequency words that carry very little unique meaning or semantic value on their own</w:t>
                              </w:r>
                            </w:ins>
                          </w:sdtContent>
                        </w:sdt>
                        <w:ins w:author="Crystal Leung" w:id="8" w:date="2026-10-20T05:15:41Z">
                          <w:sdt>
                            <w:sdtPr>
                              <w:id w:val="-389328209"/>
                              <w:tag w:val="goog_rdk_35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Part of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grammatical role of a token, such as noun, verb, adjective, or proper noun. It is commonly abbreviated as 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Part-of-speech (POS)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process of assigning a grammatical category to each token. In the lab, the result is accessed through token.pos_.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Named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span of text identified as a meaningful category, such as a date, person, organization, symptom, or disease.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Named entity recognition (NER)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process of finding named entities in text and assigning category labels to them. It is commonly abbreviated as 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Entity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category assigned to an entity. The lab uses built-in labels and custom labels such as SYMPTOM and DISEASE.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316585999"/>
          <w:tag w:val="goog_rdk_38"/>
        </w:sdtPr>
        <w:sdtContent>
          <w:tr>
            <w:trPr>
              <w:cantSplit w:val="0"/>
              <w:tblHeader w:val="0"/>
              <w:del w:author="Crystal Leung" w:id="10" w:date="2026-10-20T05:12:03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2f7fb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593039892"/>
                  <w:tag w:val="goog_rdk_40"/>
                </w:sdtPr>
                <w:sdtContent>
                  <w:p w:rsidR="00000000" w:rsidDel="00000000" w:rsidP="00000000" w:rsidRDefault="00000000" w:rsidRPr="00000000" w14:paraId="00000050">
                    <w:pPr>
                      <w:spacing w:after="0" w:line="250" w:lineRule="auto"/>
                      <w:rPr>
                        <w:del w:author="Crystal Leung" w:id="10" w:date="2026-10-20T05:12:03Z"/>
                      </w:rPr>
                    </w:pPr>
                    <w:sdt>
                      <w:sdtPr>
                        <w:id w:val="733700167"/>
                        <w:tag w:val="goog_rdk_39"/>
                      </w:sdtPr>
                      <w:sdtContent>
                        <w:del w:author="Crystal Leung" w:id="10" w:date="2026-10-20T05:12:03Z">
                          <w:r w:rsidDel="00000000" w:rsidR="00000000" w:rsidRPr="00000000">
                            <w:rPr>
                              <w:rFonts w:ascii="Aptos" w:cs="Aptos" w:eastAsia="Aptos" w:hAnsi="Aptos"/>
                              <w:b w:val="1"/>
                              <w:bCs w:val="1"/>
                              <w:color w:val="000000"/>
                              <w:sz w:val="19"/>
                              <w:szCs w:val="19"/>
                              <w:rtl w:val="0"/>
                            </w:rPr>
                            <w:delText xml:space="preserve">Character offset</w:delTex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del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2f7fb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667590913"/>
                  <w:tag w:val="goog_rdk_42"/>
                </w:sdtPr>
                <w:sdtContent>
                  <w:p w:rsidR="00000000" w:rsidDel="00000000" w:rsidP="00000000" w:rsidRDefault="00000000" w:rsidRPr="00000000" w14:paraId="00000051">
                    <w:pPr>
                      <w:spacing w:after="0" w:line="250" w:lineRule="auto"/>
                      <w:rPr>
                        <w:del w:author="Crystal Leung" w:id="10" w:date="2026-10-20T05:12:03Z"/>
                      </w:rPr>
                    </w:pPr>
                    <w:sdt>
                      <w:sdtPr>
                        <w:id w:val="-629040274"/>
                        <w:tag w:val="goog_rdk_41"/>
                      </w:sdtPr>
                      <w:sdtContent>
                        <w:del w:author="Crystal Leung" w:id="10" w:date="2026-10-20T05:12:03Z">
                          <w:r w:rsidDel="00000000" w:rsidR="00000000" w:rsidRPr="00000000">
                            <w:rPr>
                              <w:rFonts w:ascii="Aptos" w:cs="Aptos" w:eastAsia="Aptos" w:hAnsi="Aptos"/>
                              <w:color w:val="000000"/>
                              <w:sz w:val="19"/>
                              <w:szCs w:val="19"/>
                              <w:rtl w:val="0"/>
                            </w:rPr>
                            <w:delText xml:space="preserve">A numerical position marking where text begins or ends within the original string. The lab records these positions as start_char and end_char.</w:delTex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del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</w:t>
            </w:r>
            <w:sdt>
              <w:sdtPr>
                <w:id w:val="-1754391656"/>
                <w:tag w:val="goog_rdk_43"/>
              </w:sdtPr>
              <w:sdtContent>
                <w:ins w:author="Crystal Leung" w:id="11" w:date="2026-10-20T05:12:55Z"/>
                <w:sdt>
                  <w:sdtPr>
                    <w:id w:val="1749065557"/>
                    <w:tag w:val="goog_rdk_44"/>
                  </w:sdtPr>
                  <w:sdtContent>
                    <w:ins w:author="Crystal Leung" w:id="11" w:date="2026-10-20T05:12:55Z"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  <w:rPrChange w:author="Crystal Leung" w:id="12" w:date="2026-10-20T05:12:55Z">
                            <w:rPr>
                              <w:rFonts w:ascii="Aptos" w:cs="Aptos" w:eastAsia="Aptos" w:hAnsi="Aptos"/>
                              <w:color w:val="000000"/>
                              <w:sz w:val="19"/>
                              <w:szCs w:val="19"/>
                            </w:rPr>
                          </w:rPrChange>
                        </w:rPr>
                        <w:t xml:space="preserve"> pretrained data package that can perform different tasks</w:t>
                      </w:r>
                    </w:ins>
                  </w:sdtContent>
                </w:sdt>
                <w:ins w:author="Crystal Leung" w:id="11" w:date="2026-10-20T05:12:55Z"/>
              </w:sdtContent>
            </w:sdt>
            <w:sdt>
              <w:sdtPr>
                <w:id w:val="-1315918174"/>
                <w:tag w:val="goog_rdk_45"/>
              </w:sdtPr>
              <w:sdtContent>
                <w:del w:author="Crystal Leung" w:id="11" w:date="2026-10-20T05:12:55Z"/>
                <w:sdt>
                  <w:sdtPr>
                    <w:id w:val="1223817844"/>
                    <w:tag w:val="goog_rdk_46"/>
                  </w:sdtPr>
                  <w:sdtContent>
                    <w:del w:author="Crystal Leung" w:id="11" w:date="2026-10-20T05:12:55Z"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  <w:rPrChange w:author="Crystal Leung" w:id="12" w:date="2026-10-20T05:12:55Z">
                            <w:rPr>
                              <w:rFonts w:ascii="Aptos" w:cs="Aptos" w:eastAsia="Aptos" w:hAnsi="Aptos"/>
                              <w:color w:val="000000"/>
                              <w:sz w:val="19"/>
                              <w:szCs w:val="19"/>
                            </w:rPr>
                          </w:rPrChange>
                        </w:rPr>
                        <w:delText xml:space="preserve"> set of learned or defined rules used to process input and produce results.</w:delText>
                      </w:r>
                    </w:del>
                  </w:sdtContent>
                </w:sdt>
                <w:del w:author="Crystal Leung" w:id="11" w:date="2026-10-20T05:12:55Z"/>
              </w:sdtContent>
            </w:sdt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 The lab loads the English spaCy model en_core_web_sm.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An ordered series of processing components applied to text. A pipeline may tokenize text and then add linguistic information or 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Rule-based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method that finds text using predefined terms or patterns. It is useful when the concepts of interest can be stated explicitly.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-376117685"/>
          <w:tag w:val="goog_rdk_48"/>
        </w:sdtPr>
        <w:sdtContent>
          <w:tr>
            <w:trPr>
              <w:cantSplit w:val="0"/>
              <w:tblHeader w:val="0"/>
              <w:ins w:author="Crystal Leung" w:id="13" w:date="2026-10-20T05:17:2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246350946"/>
                  <w:tag w:val="goog_rdk_52"/>
                </w:sdtPr>
                <w:sdtContent>
                  <w:p w:rsidR="00000000" w:rsidDel="00000000" w:rsidP="00000000" w:rsidRDefault="00000000" w:rsidRPr="00000000" w14:paraId="00000058">
                    <w:pPr>
                      <w:spacing w:after="0" w:line="250" w:lineRule="auto"/>
                      <w:rPr>
                        <w:ins w:author="Crystal Leung" w:id="13" w:date="2026-10-20T05:17:22Z"/>
                        <w:rFonts w:ascii="Aptos" w:cs="Aptos" w:eastAsia="Aptos" w:hAnsi="Aptos"/>
                        <w:b w:val="1"/>
                        <w:bCs w:val="1"/>
                        <w:color w:val="000000"/>
                        <w:sz w:val="19"/>
                        <w:szCs w:val="19"/>
                        <w:rPrChange w:author="Crystal Leung" w:id="14" w:date="2026-10-20T05:17:22Z">
                          <w:rPr/>
                        </w:rPrChange>
                      </w:rPr>
                    </w:pPr>
                    <w:sdt>
                      <w:sdtPr>
                        <w:id w:val="-1868100927"/>
                        <w:tag w:val="goog_rdk_49"/>
                      </w:sdtPr>
                      <w:sdtContent>
                        <w:ins w:author="Crystal Leung" w:id="13" w:date="2026-10-20T05:17:22Z"/>
                        <w:sdt>
                          <w:sdtPr>
                            <w:id w:val="-430482336"/>
                            <w:tag w:val="goog_rdk_50"/>
                          </w:sdtPr>
                          <w:sdtContent>
                            <w:ins w:author="Crystal Leung" w:id="13" w:date="2026-10-20T05:17:2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Contextualisation</w:t>
                              </w:r>
                            </w:ins>
                          </w:sdtContent>
                        </w:sdt>
                        <w:ins w:author="Crystal Leung" w:id="13" w:date="2026-10-20T05:17:22Z">
                          <w:sdt>
                            <w:sdtPr>
                              <w:id w:val="-1100019441"/>
                              <w:tag w:val="goog_rdk_51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682810780"/>
                  <w:tag w:val="goog_rdk_58"/>
                </w:sdtPr>
                <w:sdtContent>
                  <w:p w:rsidR="00000000" w:rsidDel="00000000" w:rsidP="00000000" w:rsidRDefault="00000000" w:rsidRPr="00000000" w14:paraId="00000059">
                    <w:pPr>
                      <w:spacing w:after="0" w:line="250" w:lineRule="auto"/>
                      <w:rPr>
                        <w:ins w:author="Crystal Leung" w:id="13" w:date="2026-10-20T05:17:2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4" w:date="2026-10-20T05:17:22Z">
                          <w:rPr/>
                        </w:rPrChange>
                      </w:rPr>
                    </w:pPr>
                    <w:sdt>
                      <w:sdtPr>
                        <w:id w:val="1097446246"/>
                        <w:tag w:val="goog_rdk_53"/>
                      </w:sdtPr>
                      <w:sdtContent>
                        <w:ins w:author="Crystal Leung" w:id="13" w:date="2026-10-20T05:17:22Z"/>
                        <w:sdt>
                          <w:sdtPr>
                            <w:id w:val="53019188"/>
                            <w:tag w:val="goog_rdk_54"/>
                          </w:sdtPr>
                          <w:sdtContent>
                            <w:ins w:author="Crystal Leung" w:id="13" w:date="2026-10-20T05:17:2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The process where a model dynamically adjusts the meaning, </w:t>
                              </w:r>
                            </w:ins>
                          </w:sdtContent>
                        </w:sdt>
                        <w:ins w:author="Crystal Leung" w:id="13" w:date="2026-10-20T05:17:22Z">
                          <w:sdt>
                            <w:sdtPr>
                              <w:id w:val="-1554779618"/>
                              <w:tag w:val="goog_rdk_55"/>
                            </w:sdtPr>
                            <w:sdtContent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representation</w:t>
                              </w:r>
                            </w:sdtContent>
                          </w:sdt>
                          <w:sdt>
                            <w:sdtPr>
                              <w:id w:val="-1111734416"/>
                              <w:tag w:val="goog_rdk_56"/>
                            </w:sdtPr>
                            <w:sdtContent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, or interpretation of a word or phrase based on the surrounding text. </w:t>
                              </w:r>
                            </w:sdtContent>
                          </w:sdt>
                          <w:sdt>
                            <w:sdtPr>
                              <w:id w:val="-1763018101"/>
                              <w:tag w:val="goog_rdk_5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-1132554168"/>
          <w:tag w:val="goog_rdk_59"/>
        </w:sdtPr>
        <w:sdtContent>
          <w:tr>
            <w:trPr>
              <w:cantSplit w:val="0"/>
              <w:tblHeader w:val="0"/>
              <w:ins w:author="Crystal Leung" w:id="13" w:date="2026-10-20T05:17:2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494271533"/>
                  <w:tag w:val="goog_rdk_62"/>
                </w:sdtPr>
                <w:sdtContent>
                  <w:p w:rsidR="00000000" w:rsidDel="00000000" w:rsidP="00000000" w:rsidRDefault="00000000" w:rsidRPr="00000000" w14:paraId="0000005A">
                    <w:pPr>
                      <w:spacing w:after="0" w:line="250" w:lineRule="auto"/>
                      <w:rPr>
                        <w:ins w:author="Crystal Leung" w:id="13" w:date="2026-10-20T05:17:22Z"/>
                        <w:b w:val="1"/>
                        <w:bCs w:val="1"/>
                        <w:sz w:val="19"/>
                        <w:szCs w:val="19"/>
                        <w:rPrChange w:author="Crystal Leung" w:id="14" w:date="2026-10-20T05:17:22Z">
                          <w:rPr/>
                        </w:rPrChange>
                      </w:rPr>
                    </w:pPr>
                    <w:sdt>
                      <w:sdtPr>
                        <w:id w:val="1416608926"/>
                        <w:tag w:val="goog_rdk_60"/>
                      </w:sdtPr>
                      <w:sdtContent>
                        <w:ins w:author="Crystal Leung" w:id="13" w:date="2026-10-20T05:17:22Z"/>
                        <w:sdt>
                          <w:sdtPr>
                            <w:id w:val="1452957618"/>
                            <w:tag w:val="goog_rdk_61"/>
                          </w:sdtPr>
                          <w:sdtContent>
                            <w:ins w:author="Crystal Leung" w:id="13" w:date="2026-10-20T05:17:2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Ground truth</w:t>
                              </w:r>
                            </w:ins>
                          </w:sdtContent>
                        </w:sdt>
                        <w:ins w:author="Crystal Leung" w:id="13" w:date="2026-10-20T05:17:22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852782278"/>
                  <w:tag w:val="goog_rdk_65"/>
                </w:sdtPr>
                <w:sdtContent>
                  <w:p w:rsidR="00000000" w:rsidDel="00000000" w:rsidP="00000000" w:rsidRDefault="00000000" w:rsidRPr="00000000" w14:paraId="0000005B">
                    <w:pPr>
                      <w:spacing w:after="0" w:line="250" w:lineRule="auto"/>
                      <w:rPr>
                        <w:ins w:author="Crystal Leung" w:id="13" w:date="2026-10-20T05:17:22Z"/>
                        <w:sz w:val="19"/>
                        <w:szCs w:val="19"/>
                        <w:rPrChange w:author="Crystal Leung" w:id="14" w:date="2026-10-20T05:17:22Z">
                          <w:rPr/>
                        </w:rPrChange>
                      </w:rPr>
                    </w:pPr>
                    <w:sdt>
                      <w:sdtPr>
                        <w:id w:val="-785079996"/>
                        <w:tag w:val="goog_rdk_63"/>
                      </w:sdtPr>
                      <w:sdtContent>
                        <w:ins w:author="Crystal Leung" w:id="13" w:date="2026-10-20T05:17:22Z"/>
                        <w:sdt>
                          <w:sdtPr>
                            <w:id w:val="-361212054"/>
                            <w:tag w:val="goog_rdk_64"/>
                          </w:sdtPr>
                          <w:sdtContent>
                            <w:ins w:author="Crystal Leung" w:id="13" w:date="2026-10-20T05:17:2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Target labels used as benchmark (also known as gold standard) to train machine learning models and evaluate the accuracy of their predictions. </w:t>
                              </w:r>
                            </w:ins>
                          </w:sdtContent>
                        </w:sdt>
                        <w:ins w:author="Crystal Leung" w:id="13" w:date="2026-10-20T05:17:22Z"/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1563288654"/>
          <w:tag w:val="goog_rdk_66"/>
        </w:sdtPr>
        <w:sdtContent>
          <w:tr>
            <w:trPr>
              <w:cantSplit w:val="0"/>
              <w:tblHeader w:val="0"/>
              <w:ins w:author="Crystal Leung" w:id="13" w:date="2026-10-20T05:17:2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064757731"/>
                  <w:tag w:val="goog_rdk_69"/>
                </w:sdtPr>
                <w:sdtContent>
                  <w:p w:rsidR="00000000" w:rsidDel="00000000" w:rsidP="00000000" w:rsidRDefault="00000000" w:rsidRPr="00000000" w14:paraId="0000005C">
                    <w:pPr>
                      <w:spacing w:after="0" w:line="250" w:lineRule="auto"/>
                      <w:rPr>
                        <w:ins w:author="Crystal Leung" w:id="13" w:date="2026-10-20T05:17:22Z"/>
                        <w:b w:val="1"/>
                        <w:bCs w:val="1"/>
                        <w:sz w:val="19"/>
                        <w:szCs w:val="19"/>
                        <w:rPrChange w:author="Crystal Leung" w:id="14" w:date="2026-10-20T05:17:22Z">
                          <w:rPr/>
                        </w:rPrChange>
                      </w:rPr>
                    </w:pPr>
                    <w:sdt>
                      <w:sdtPr>
                        <w:id w:val="1519493724"/>
                        <w:tag w:val="goog_rdk_67"/>
                      </w:sdtPr>
                      <w:sdtContent>
                        <w:ins w:author="Crystal Leung" w:id="13" w:date="2026-10-20T05:17:22Z"/>
                        <w:sdt>
                          <w:sdtPr>
                            <w:id w:val="-1214568933"/>
                            <w:tag w:val="goog_rdk_68"/>
                          </w:sdtPr>
                          <w:sdtContent>
                            <w:ins w:author="Crystal Leung" w:id="13" w:date="2026-10-20T05:17:2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Train/test split</w:t>
                              </w:r>
                            </w:ins>
                          </w:sdtContent>
                        </w:sdt>
                        <w:ins w:author="Crystal Leung" w:id="13" w:date="2026-10-20T05:17:22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129390653"/>
                  <w:tag w:val="goog_rdk_72"/>
                </w:sdtPr>
                <w:sdtContent>
                  <w:p w:rsidR="00000000" w:rsidDel="00000000" w:rsidP="00000000" w:rsidRDefault="00000000" w:rsidRPr="00000000" w14:paraId="0000005D">
                    <w:pPr>
                      <w:spacing w:after="0" w:line="250" w:lineRule="auto"/>
                      <w:rPr>
                        <w:ins w:author="Crystal Leung" w:id="13" w:date="2026-10-20T05:17:22Z"/>
                        <w:sz w:val="19"/>
                        <w:szCs w:val="19"/>
                        <w:rPrChange w:author="Crystal Leung" w:id="14" w:date="2026-10-20T05:17:22Z">
                          <w:rPr/>
                        </w:rPrChange>
                      </w:rPr>
                    </w:pPr>
                    <w:sdt>
                      <w:sdtPr>
                        <w:id w:val="-2132497878"/>
                        <w:tag w:val="goog_rdk_70"/>
                      </w:sdtPr>
                      <w:sdtContent>
                        <w:ins w:author="Crystal Leung" w:id="13" w:date="2026-10-20T05:17:22Z"/>
                        <w:sdt>
                          <w:sdtPr>
                            <w:id w:val="241673132"/>
                            <w:tag w:val="goog_rdk_71"/>
                          </w:sdtPr>
                          <w:sdtContent>
                            <w:ins w:author="Crystal Leung" w:id="13" w:date="2026-10-20T05:17:2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4" w:date="2026-10-20T05:17:22Z">
                                    <w:rPr/>
                                  </w:rPrChange>
                                </w:rPr>
                                <w:t xml:space="preserve">The process of dividing a dataset into distinct subsets: a training set used to fit machine learning model, and an unseen test set used to evaluate its performance and genralization on new data.</w:t>
                              </w:r>
                            </w:ins>
                          </w:sdtContent>
                        </w:sdt>
                        <w:ins w:author="Crystal Leung" w:id="13" w:date="2026-10-20T05:17:22Z"/>
                      </w:sdtContent>
                    </w:sdt>
                  </w:p>
                </w:sdtContent>
              </w:sdt>
            </w:tc>
          </w:tr>
        </w:sdtContent>
      </w:sdt>
    </w:tbl>
    <w:p w:rsidR="00000000" w:rsidDel="00000000" w:rsidP="00000000" w:rsidRDefault="00000000" w:rsidRPr="00000000" w14:paraId="0000005E">
      <w:pPr>
        <w:spacing w:after="0" w:lineRule="auto"/>
        <w:rPr/>
        <w:sectPr>
          <w:type w:val="nextPage"/>
          <w:pgSz w:h="15840" w:w="12240" w:orient="portrait"/>
          <w:pgMar w:bottom="936" w:top="979" w:left="1037" w:right="1037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sdt>
        <w:sdtPr>
          <w:id w:val="916595584"/>
          <w:tag w:val="goog_rdk_74"/>
        </w:sdtPr>
        <w:sdtContent>
          <w:ins w:author="Crystal Leung" w:id="15" w:date="2026-10-20T05:28:21Z">
            <w:r w:rsidDel="00000000" w:rsidR="00000000" w:rsidRPr="00000000">
              <w:rPr>
                <w:rtl w:val="0"/>
              </w:rPr>
              <w:t xml:space="preserve">Libraries</w:t>
            </w:r>
          </w:ins>
        </w:sdtContent>
      </w:sdt>
      <w:sdt>
        <w:sdtPr>
          <w:id w:val="-1844977291"/>
          <w:tag w:val="goog_rdk_75"/>
        </w:sdtPr>
        <w:sdtContent>
          <w:del w:author="Crystal Leung" w:id="15" w:date="2026-10-20T05:28:21Z">
            <w:r w:rsidDel="00000000" w:rsidR="00000000" w:rsidRPr="00000000">
              <w:rPr>
                <w:rtl w:val="0"/>
              </w:rPr>
              <w:delText xml:space="preserve">Tools</w:delText>
            </w:r>
          </w:del>
        </w:sdtContent>
      </w:sdt>
      <w:r w:rsidDel="00000000" w:rsidR="00000000" w:rsidRPr="00000000">
        <w:rPr>
          <w:rtl w:val="0"/>
        </w:rPr>
        <w:t xml:space="preserve"> and code used in Lab 1</w:t>
      </w:r>
    </w:p>
    <w:tbl>
      <w:tblPr>
        <w:tblStyle w:val="Table4"/>
        <w:tblW w:w="9965.0" w:type="dxa"/>
        <w:jc w:val="center"/>
        <w:tblLayout w:type="fixed"/>
        <w:tblLook w:val="0400"/>
      </w:tblPr>
      <w:tblGrid>
        <w:gridCol w:w="2333"/>
        <w:gridCol w:w="7632"/>
        <w:tblGridChange w:id="0">
          <w:tblGrid>
            <w:gridCol w:w="2333"/>
            <w:gridCol w:w="7632"/>
          </w:tblGrid>
        </w:tblGridChange>
      </w:tblGrid>
      <w:sdt>
        <w:sdtPr>
          <w:id w:val="2087424925"/>
          <w:tag w:val="goog_rdk_77"/>
        </w:sdtPr>
        <w:sdtContent>
          <w:tr>
            <w:trPr>
              <w:cantSplit w:val="0"/>
              <w:tblHeader w:val="0"/>
              <w:ins w:author="Crystal Leung" w:id="16" w:date="2026-10-20T05:16:58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862792710"/>
                  <w:tag w:val="goog_rdk_81"/>
                </w:sdtPr>
                <w:sdtContent>
                  <w:p w:rsidR="00000000" w:rsidDel="00000000" w:rsidP="00000000" w:rsidRDefault="00000000" w:rsidRPr="00000000" w14:paraId="00000060">
                    <w:pPr>
                      <w:spacing w:after="0" w:line="250" w:lineRule="auto"/>
                      <w:rPr>
                        <w:ins w:author="Crystal Leung" w:id="16" w:date="2026-10-20T05:16:58Z"/>
                        <w:rFonts w:ascii="Aptos" w:cs="Aptos" w:eastAsia="Aptos" w:hAnsi="Aptos"/>
                        <w:b w:val="1"/>
                        <w:bCs w:val="1"/>
                        <w:color w:val="000000"/>
                        <w:sz w:val="19"/>
                        <w:szCs w:val="19"/>
                        <w:rPrChange w:author="Crystal Leung" w:id="17" w:date="2026-10-20T05:16:58Z">
                          <w:rPr/>
                        </w:rPrChange>
                      </w:rPr>
                    </w:pPr>
                    <w:sdt>
                      <w:sdtPr>
                        <w:id w:val="1281109910"/>
                        <w:tag w:val="goog_rdk_78"/>
                      </w:sdtPr>
                      <w:sdtContent>
                        <w:ins w:author="Crystal Leung" w:id="16" w:date="2026-10-20T05:16:58Z"/>
                        <w:sdt>
                          <w:sdtPr>
                            <w:id w:val="997298540"/>
                            <w:tag w:val="goog_rdk_79"/>
                          </w:sdtPr>
                          <w:sdtContent>
                            <w:ins w:author="Crystal Leung" w:id="16" w:date="2026-10-20T05:16:58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7" w:date="2026-10-20T05:16:58Z">
                                    <w:rPr/>
                                  </w:rPrChange>
                                </w:rPr>
                                <w:t xml:space="preserve">pandas</w:t>
                              </w:r>
                            </w:ins>
                          </w:sdtContent>
                        </w:sdt>
                        <w:ins w:author="Crystal Leung" w:id="16" w:date="2026-10-20T05:16:58Z">
                          <w:sdt>
                            <w:sdtPr>
                              <w:id w:val="-770204167"/>
                              <w:tag w:val="goog_rdk_80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729395976"/>
                  <w:tag w:val="goog_rdk_85"/>
                </w:sdtPr>
                <w:sdtContent>
                  <w:p w:rsidR="00000000" w:rsidDel="00000000" w:rsidP="00000000" w:rsidRDefault="00000000" w:rsidRPr="00000000" w14:paraId="00000061">
                    <w:pPr>
                      <w:spacing w:after="0" w:line="250" w:lineRule="auto"/>
                      <w:rPr>
                        <w:ins w:author="Crystal Leung" w:id="16" w:date="2026-10-20T05:16:58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7" w:date="2026-10-20T05:16:58Z">
                          <w:rPr/>
                        </w:rPrChange>
                      </w:rPr>
                    </w:pPr>
                    <w:sdt>
                      <w:sdtPr>
                        <w:id w:val="-1789114400"/>
                        <w:tag w:val="goog_rdk_82"/>
                      </w:sdtPr>
                      <w:sdtContent>
                        <w:ins w:author="Crystal Leung" w:id="16" w:date="2026-10-20T05:16:58Z"/>
                        <w:sdt>
                          <w:sdtPr>
                            <w:id w:val="-997940473"/>
                            <w:tag w:val="goog_rdk_83"/>
                          </w:sdtPr>
                          <w:sdtContent>
                            <w:ins w:author="Crystal Leung" w:id="16" w:date="2026-10-20T05:16:58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7" w:date="2026-10-20T05:16:58Z">
                                    <w:rPr/>
                                  </w:rPrChange>
                                </w:rPr>
                                <w:t xml:space="preserve">An open-source Python library for data processing and analysis. Helps transform data into tables. </w:t>
                              </w:r>
                            </w:ins>
                          </w:sdtContent>
                        </w:sdt>
                        <w:ins w:author="Crystal Leung" w:id="16" w:date="2026-10-20T05:16:58Z">
                          <w:sdt>
                            <w:sdtPr>
                              <w:id w:val="435385179"/>
                              <w:tag w:val="goog_rdk_84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spaCy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An open-source Python library for natural language processing. Section 1 uses spaCy for tokenization, lemmatization, part-of-speech tagging, and named entity recognition.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en_core_web_sm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small English pipeline loaded by spaCy in the lab. It supplies the components used to analyze the example English sentence.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spaCy's processed-document object. It contains the original text, tokens, linguistic annotations, and detected 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doc.ents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The spaCy attribute that returns the named entities detected in a processed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piece of information attached to a Python object. Examples in the lab include token.text, token.lemma_, token.pos_, and ent.label_.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medspaCy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Python library built around spaCy for clinical text-processing workflows. Section 2 uses it to identify selected medical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TargetMatcher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medspaCy pipeline component that identifies text matching a set of target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TargetRule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rule that specifies a phrase to match and the label to assign. The lab creates rules for headache, fever, cough, hypertension, and diabetes.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Custom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9"/>
                <w:szCs w:val="19"/>
                <w:rtl w:val="0"/>
              </w:rPr>
              <w:t xml:space="preserve">A category defined for a particular task rather than taken from a standard label set. The lab defines SYMPTOM and DISEASE as custom labels.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1945287379"/>
          <w:tag w:val="goog_rdk_87"/>
        </w:sdtPr>
        <w:sdtContent>
          <w:tr>
            <w:trPr>
              <w:cantSplit w:val="0"/>
              <w:tblHeader w:val="0"/>
              <w:ins w:author="Crystal Leung" w:id="18" w:date="2026-10-20T05:19:3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828751286"/>
                  <w:tag w:val="goog_rdk_91"/>
                </w:sdtPr>
                <w:sdtContent>
                  <w:p w:rsidR="00000000" w:rsidDel="00000000" w:rsidP="00000000" w:rsidRDefault="00000000" w:rsidRPr="00000000" w14:paraId="00000074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b w:val="1"/>
                        <w:bCs w:val="1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202182902"/>
                        <w:tag w:val="goog_rdk_88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530035745"/>
                            <w:tag w:val="goog_rdk_89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sklearn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-1251906679"/>
                              <w:tag w:val="goog_rdk_90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216368596"/>
                  <w:tag w:val="goog_rdk_95"/>
                </w:sdtPr>
                <w:sdtContent>
                  <w:p w:rsidR="00000000" w:rsidDel="00000000" w:rsidP="00000000" w:rsidRDefault="00000000" w:rsidRPr="00000000" w14:paraId="00000075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874871752"/>
                        <w:tag w:val="goog_rdk_92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-1644692119"/>
                            <w:tag w:val="goog_rdk_93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A python library for classical machine learning and text processing. It provides consistent tools for data preprocessing, vectorization, and building classification models.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806943064"/>
                              <w:tag w:val="goog_rdk_94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-2099933817"/>
          <w:tag w:val="goog_rdk_96"/>
        </w:sdtPr>
        <w:sdtContent>
          <w:tr>
            <w:trPr>
              <w:cantSplit w:val="0"/>
              <w:tblHeader w:val="0"/>
              <w:ins w:author="Crystal Leung" w:id="18" w:date="2026-10-20T05:19:3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2120512927"/>
                  <w:tag w:val="goog_rdk_99"/>
                </w:sdtPr>
                <w:sdtContent>
                  <w:p w:rsidR="00000000" w:rsidDel="00000000" w:rsidP="00000000" w:rsidRDefault="00000000" w:rsidRPr="00000000" w14:paraId="00000076">
                    <w:pPr>
                      <w:spacing w:after="0" w:line="250" w:lineRule="auto"/>
                      <w:rPr>
                        <w:ins w:author="Crystal Leung" w:id="18" w:date="2026-10-20T05:19:32Z"/>
                        <w:b w:val="1"/>
                        <w:bCs w:val="1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537030244"/>
                        <w:tag w:val="goog_rdk_97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750702053"/>
                            <w:tag w:val="goog_rdk_98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Text vectorization</w:t>
                              </w:r>
                            </w:ins>
                          </w:sdtContent>
                        </w:sdt>
                        <w:ins w:author="Crystal Leung" w:id="18" w:date="2026-10-20T05:19:32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819146996"/>
                  <w:tag w:val="goog_rdk_103"/>
                </w:sdtPr>
                <w:sdtContent>
                  <w:p w:rsidR="00000000" w:rsidDel="00000000" w:rsidP="00000000" w:rsidRDefault="00000000" w:rsidRPr="00000000" w14:paraId="00000077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1746988473"/>
                        <w:tag w:val="goog_rdk_100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-1549123851"/>
                            <w:tag w:val="goog_rdk_101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The process of converting raw text strings into numerical vectors so machine learning algorithms can perform mathematical operations on them.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-379943149"/>
                              <w:tag w:val="goog_rdk_102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2045275012"/>
          <w:tag w:val="goog_rdk_104"/>
        </w:sdtPr>
        <w:sdtContent>
          <w:tr>
            <w:trPr>
              <w:cantSplit w:val="0"/>
              <w:tblHeader w:val="0"/>
              <w:ins w:author="Crystal Leung" w:id="18" w:date="2026-10-20T05:19:3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921746074"/>
                  <w:tag w:val="goog_rdk_108"/>
                </w:sdtPr>
                <w:sdtContent>
                  <w:p w:rsidR="00000000" w:rsidDel="00000000" w:rsidP="00000000" w:rsidRDefault="00000000" w:rsidRPr="00000000" w14:paraId="00000078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b w:val="1"/>
                        <w:bCs w:val="1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843912990"/>
                        <w:tag w:val="goog_rdk_105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-1186605898"/>
                            <w:tag w:val="goog_rdk_106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Bag-of-words (Count) Vectorizer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1494973938"/>
                              <w:tag w:val="goog_rdk_10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983167802"/>
                  <w:tag w:val="goog_rdk_112"/>
                </w:sdtPr>
                <w:sdtContent>
                  <w:p w:rsidR="00000000" w:rsidDel="00000000" w:rsidP="00000000" w:rsidRDefault="00000000" w:rsidRPr="00000000" w14:paraId="00000079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1464421425"/>
                        <w:tag w:val="goog_rdk_109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569324230"/>
                            <w:tag w:val="goog_rdk_110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A feature extraction component that transforms text into numerical vectors based on raw word frequencies across a shared vocabulary, ignoring word order and context.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950939149"/>
                              <w:tag w:val="goog_rdk_111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-1512409492"/>
          <w:tag w:val="goog_rdk_113"/>
        </w:sdtPr>
        <w:sdtContent>
          <w:tr>
            <w:trPr>
              <w:cantSplit w:val="0"/>
              <w:tblHeader w:val="0"/>
              <w:ins w:author="Crystal Leung" w:id="18" w:date="2026-10-20T05:19:3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84856648"/>
                  <w:tag w:val="goog_rdk_116"/>
                </w:sdtPr>
                <w:sdtContent>
                  <w:p w:rsidR="00000000" w:rsidDel="00000000" w:rsidP="00000000" w:rsidRDefault="00000000" w:rsidRPr="00000000" w14:paraId="0000007A">
                    <w:pPr>
                      <w:spacing w:after="0" w:line="250" w:lineRule="auto"/>
                      <w:rPr>
                        <w:ins w:author="Crystal Leung" w:id="18" w:date="2026-10-20T05:19:32Z"/>
                        <w:b w:val="1"/>
                        <w:bCs w:val="1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903174611"/>
                        <w:tag w:val="goog_rdk_114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2631519"/>
                            <w:tag w:val="goog_rdk_115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Tfidf Vectorizer</w:t>
                              </w:r>
                            </w:ins>
                          </w:sdtContent>
                        </w:sdt>
                        <w:ins w:author="Crystal Leung" w:id="18" w:date="2026-10-20T05:19:32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058458673"/>
                  <w:tag w:val="goog_rdk_120"/>
                </w:sdtPr>
                <w:sdtContent>
                  <w:p w:rsidR="00000000" w:rsidDel="00000000" w:rsidP="00000000" w:rsidRDefault="00000000" w:rsidRPr="00000000" w14:paraId="0000007B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1460200638"/>
                        <w:tag w:val="goog_rdk_117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-413896402"/>
                            <w:tag w:val="goog_rdk_118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A feature extraction component that scales word counts by how unique a term is across all texts, boosting important domain terms and reducing the weight of frequent filler words.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-1905112680"/>
                              <w:tag w:val="goog_rdk_119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2112129368"/>
          <w:tag w:val="goog_rdk_121"/>
        </w:sdtPr>
        <w:sdtContent>
          <w:tr>
            <w:trPr>
              <w:cantSplit w:val="0"/>
              <w:tblHeader w:val="0"/>
              <w:ins w:author="Crystal Leung" w:id="18" w:date="2026-10-20T05:19:3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382169912"/>
                  <w:tag w:val="goog_rdk_124"/>
                </w:sdtPr>
                <w:sdtContent>
                  <w:p w:rsidR="00000000" w:rsidDel="00000000" w:rsidP="00000000" w:rsidRDefault="00000000" w:rsidRPr="00000000" w14:paraId="0000007C">
                    <w:pPr>
                      <w:spacing w:after="0" w:line="250" w:lineRule="auto"/>
                      <w:rPr>
                        <w:ins w:author="Crystal Leung" w:id="18" w:date="2026-10-20T05:19:32Z"/>
                        <w:b w:val="1"/>
                        <w:bCs w:val="1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461845881"/>
                        <w:tag w:val="goog_rdk_122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1145725459"/>
                            <w:tag w:val="goog_rdk_123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Classification model</w:t>
                              </w:r>
                            </w:ins>
                          </w:sdtContent>
                        </w:sdt>
                        <w:ins w:author="Crystal Leung" w:id="18" w:date="2026-10-20T05:19:32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1944352601"/>
                  <w:tag w:val="goog_rdk_128"/>
                </w:sdtPr>
                <w:sdtContent>
                  <w:p w:rsidR="00000000" w:rsidDel="00000000" w:rsidP="00000000" w:rsidRDefault="00000000" w:rsidRPr="00000000" w14:paraId="0000007D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2080174132"/>
                        <w:tag w:val="goog_rdk_125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-138054504"/>
                            <w:tag w:val="goog_rdk_126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A supervised machine learning model trained on labeled data to assign inputs into discrete categories.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409725614"/>
                              <w:tag w:val="goog_rdk_12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1907786993"/>
          <w:tag w:val="goog_rdk_129"/>
        </w:sdtPr>
        <w:sdtContent>
          <w:tr>
            <w:trPr>
              <w:cantSplit w:val="0"/>
              <w:tblHeader w:val="0"/>
              <w:ins w:author="Crystal Leung" w:id="18" w:date="2026-10-20T05:19:32Z"/>
            </w:trPr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829136834"/>
                  <w:tag w:val="goog_rdk_132"/>
                </w:sdtPr>
                <w:sdtContent>
                  <w:p w:rsidR="00000000" w:rsidDel="00000000" w:rsidP="00000000" w:rsidRDefault="00000000" w:rsidRPr="00000000" w14:paraId="0000007E">
                    <w:pPr>
                      <w:spacing w:after="0" w:line="250" w:lineRule="auto"/>
                      <w:rPr>
                        <w:ins w:author="Crystal Leung" w:id="18" w:date="2026-10-20T05:19:32Z"/>
                        <w:b w:val="1"/>
                        <w:bCs w:val="1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272155650"/>
                        <w:tag w:val="goog_rdk_130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343809686"/>
                            <w:tag w:val="goog_rdk_131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Logistic Regression</w:t>
                              </w:r>
                            </w:ins>
                          </w:sdtContent>
                        </w:sdt>
                        <w:ins w:author="Crystal Leung" w:id="18" w:date="2026-10-20T05:19:32Z"/>
                      </w:sdtContent>
                    </w:sdt>
                  </w:p>
                </w:sdtContent>
              </w:sdt>
            </w:tc>
            <w:tc>
              <w:tcPr>
                <w:tcBorders>
                  <w:top w:color="d9d9d9" w:space="0" w:sz="6" w:val="single"/>
                  <w:left w:color="d9d9d9" w:space="0" w:sz="6" w:val="single"/>
                  <w:bottom w:color="d9d9d9" w:space="0" w:sz="6" w:val="single"/>
                  <w:right w:color="d9d9d9" w:space="0" w:sz="6" w:val="single"/>
                </w:tcBorders>
                <w:shd w:fill="ffffff" w:val="clear"/>
                <w:tcMar>
                  <w:top w:w="110.0" w:type="dxa"/>
                  <w:bottom w:w="110.0" w:type="dxa"/>
                </w:tcMar>
                <w:vAlign w:val="center"/>
              </w:tcPr>
              <w:sdt>
                <w:sdtPr>
                  <w:id w:val="-1420208528"/>
                  <w:tag w:val="goog_rdk_138"/>
                </w:sdtPr>
                <w:sdtContent>
                  <w:p w:rsidR="00000000" w:rsidDel="00000000" w:rsidP="00000000" w:rsidRDefault="00000000" w:rsidRPr="00000000" w14:paraId="0000007F">
                    <w:pPr>
                      <w:spacing w:after="0" w:line="250" w:lineRule="auto"/>
                      <w:rPr>
                        <w:ins w:author="Crystal Leung" w:id="18" w:date="2026-10-20T05:19:32Z"/>
                        <w:rFonts w:ascii="Aptos" w:cs="Aptos" w:eastAsia="Aptos" w:hAnsi="Aptos"/>
                        <w:color w:val="000000"/>
                        <w:sz w:val="19"/>
                        <w:szCs w:val="19"/>
                        <w:rPrChange w:author="Crystal Leung" w:id="19" w:date="2026-10-20T05:19:32Z">
                          <w:rPr/>
                        </w:rPrChange>
                      </w:rPr>
                    </w:pPr>
                    <w:sdt>
                      <w:sdtPr>
                        <w:id w:val="-519151524"/>
                        <w:tag w:val="goog_rdk_133"/>
                      </w:sdtPr>
                      <w:sdtContent>
                        <w:ins w:author="Crystal Leung" w:id="18" w:date="2026-10-20T05:19:32Z"/>
                        <w:sdt>
                          <w:sdtPr>
                            <w:id w:val="221007843"/>
                            <w:tag w:val="goog_rdk_134"/>
                          </w:sdtPr>
                          <w:sdtContent>
                            <w:ins w:author="Crystal Leung" w:id="18" w:date="2026-10-20T05:19:32Z"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A simple classification algorithm that maps linear combinations of features through a sigmoid function to output category probabilities. It can also be used for binary classifications by adjusting </w:t>
                              </w:r>
                            </w:ins>
                          </w:sdtContent>
                        </w:sdt>
                        <w:ins w:author="Crystal Leung" w:id="18" w:date="2026-10-20T05:19:32Z">
                          <w:sdt>
                            <w:sdtPr>
                              <w:id w:val="-373759769"/>
                              <w:tag w:val="goog_rdk_135"/>
                            </w:sdtPr>
                            <w:sdtContent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probability</w:t>
                              </w:r>
                            </w:sdtContent>
                          </w:sdt>
                          <w:sdt>
                            <w:sdtPr>
                              <w:id w:val="50238998"/>
                              <w:tag w:val="goog_rdk_136"/>
                            </w:sdtPr>
                            <w:sdtContent>
                              <w:r w:rsidDel="00000000" w:rsidR="00000000" w:rsidRPr="00000000">
                                <w:rPr>
                                  <w:sz w:val="19"/>
                                  <w:szCs w:val="19"/>
                                  <w:rtl w:val="0"/>
                                  <w:rPrChange w:author="Crystal Leung" w:id="19" w:date="2026-10-20T05:19:32Z">
                                    <w:rPr/>
                                  </w:rPrChange>
                                </w:rPr>
                                <w:t xml:space="preserve"> thresholds.</w:t>
                              </w:r>
                            </w:sdtContent>
                          </w:sdt>
                          <w:sdt>
                            <w:sdtPr>
                              <w:id w:val="-900734432"/>
                              <w:tag w:val="goog_rdk_13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</w:tbl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00" w:lineRule="auto"/>
        <w:rPr/>
      </w:pPr>
      <w:r w:rsidDel="00000000" w:rsidR="00000000" w:rsidRPr="00000000">
        <w:rPr>
          <w:b w:val="1"/>
          <w:bCs w:val="1"/>
          <w:color w:val="595959"/>
          <w:sz w:val="18"/>
          <w:szCs w:val="18"/>
          <w:rtl w:val="0"/>
        </w:rPr>
        <w:t xml:space="preserve">Scope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Prepared from the terminology and code used in ACPE NLP Workshop Lab 1, including spaCy, pandas, and medspaCy examples.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36" w:top="979" w:left="1037" w:right="1037" w:header="432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Play" w:cs="Play" w:eastAsia="Play" w:hAnsi="Play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line="240" w:lineRule="auto"/>
    </w:pPr>
    <w:rPr>
      <w:rFonts w:ascii="Play" w:cs="Play" w:eastAsia="Play" w:hAnsi="Play"/>
      <w:b w:val="1"/>
      <w:bCs w:val="1"/>
      <w:color w:val="000000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LRnuHAfYa97Qyogb433KG3XSA==">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ACPE NLP Workshop</dc:creator>
</cp:coreProperties>
</file>